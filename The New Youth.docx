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46AA7" w14:textId="77777777" w:rsidR="00486B52" w:rsidRPr="00486B52" w:rsidRDefault="00486B52" w:rsidP="00486B52">
      <w:pPr>
        <w:ind w:left="360"/>
        <w:rPr>
          <w:ins w:id="0" w:author="Alhaji Kallon" w:date="2026-04-16T18:30:00Z" w16du:dateUtc="2026-04-16T18:30:00Z"/>
          <w:lang w:val="en-US"/>
        </w:rPr>
        <w:pPrChange w:id="1" w:author="Alhaji Kallon" w:date="2026-04-16T18:31:00Z" w16du:dateUtc="2026-04-16T18:31:00Z">
          <w:pPr>
            <w:pStyle w:val="ListParagraph"/>
            <w:numPr>
              <w:numId w:val="1"/>
            </w:numPr>
            <w:ind w:hanging="360"/>
          </w:pPr>
        </w:pPrChange>
      </w:pPr>
      <w:ins w:id="2" w:author="Alhaji Kallon" w:date="2026-04-16T18:30:00Z" w16du:dateUtc="2026-04-16T18:30:00Z">
        <w:r w:rsidRPr="00B80A16">
          <w:rPr>
            <w:lang w:val="en-US"/>
          </w:rPr>
          <w:t>The New Youth</w:t>
        </w:r>
      </w:ins>
    </w:p>
    <w:p w14:paraId="4B9C8E0A" w14:textId="3264EE0D" w:rsidR="00486B52" w:rsidRPr="00486B52" w:rsidRDefault="00486B52" w:rsidP="00486B52">
      <w:pPr>
        <w:ind w:left="360"/>
        <w:rPr>
          <w:ins w:id="3" w:author="Alhaji Kallon" w:date="2026-04-16T18:30:00Z" w16du:dateUtc="2026-04-16T18:30:00Z"/>
          <w:lang w:val="en-US"/>
        </w:rPr>
        <w:pPrChange w:id="4" w:author="Alhaji Kallon" w:date="2026-04-16T18:31:00Z" w16du:dateUtc="2026-04-16T18:31:00Z">
          <w:pPr>
            <w:pStyle w:val="ListParagraph"/>
            <w:numPr>
              <w:numId w:val="1"/>
            </w:numPr>
            <w:ind w:hanging="360"/>
          </w:pPr>
        </w:pPrChange>
      </w:pPr>
      <w:ins w:id="5" w:author="Alhaji Kallon" w:date="2026-04-16T18:30:00Z" w16du:dateUtc="2026-04-16T18:30:00Z">
        <w:r w:rsidRPr="00486B52">
          <w:rPr>
            <w:lang w:val="en-US"/>
          </w:rPr>
          <w:t>Why are we doing this? –</w:t>
        </w:r>
      </w:ins>
      <w:ins w:id="6" w:author="Alhaji Kallon" w:date="2026-04-16T22:08:00Z" w16du:dateUtc="2026-04-16T22:08:00Z">
        <w:r w:rsidR="004E2577">
          <w:rPr>
            <w:lang w:val="en-US"/>
          </w:rPr>
          <w:t xml:space="preserve"> to</w:t>
        </w:r>
      </w:ins>
      <w:ins w:id="7" w:author="Alhaji Kallon" w:date="2026-04-16T22:07:00Z" w16du:dateUtc="2026-04-16T22:07:00Z">
        <w:r w:rsidR="004E2577">
          <w:rPr>
            <w:lang w:val="en-US"/>
          </w:rPr>
          <w:t xml:space="preserve"> </w:t>
        </w:r>
      </w:ins>
      <w:ins w:id="8" w:author="Alhaji Kallon" w:date="2026-04-16T18:30:00Z" w16du:dateUtc="2026-04-16T18:30:00Z">
        <w:r w:rsidRPr="00486B52">
          <w:rPr>
            <w:lang w:val="en-US"/>
          </w:rPr>
          <w:t xml:space="preserve">provide radical accessibility to information, </w:t>
        </w:r>
      </w:ins>
      <w:ins w:id="9" w:author="Alhaji Kallon" w:date="2026-04-16T22:07:00Z" w16du:dateUtc="2026-04-16T22:07:00Z">
        <w:r w:rsidR="004E2577">
          <w:rPr>
            <w:lang w:val="en-US"/>
          </w:rPr>
          <w:t xml:space="preserve">that </w:t>
        </w:r>
      </w:ins>
      <w:ins w:id="10" w:author="Alhaji Kallon" w:date="2026-04-16T18:30:00Z" w16du:dateUtc="2026-04-16T18:30:00Z">
        <w:r w:rsidRPr="00486B52">
          <w:rPr>
            <w:lang w:val="en-US"/>
          </w:rPr>
          <w:t xml:space="preserve">help youth understand governance, the state, empowerment and how to enter any industry to lead. </w:t>
        </w:r>
      </w:ins>
      <w:ins w:id="11" w:author="Alhaji Kallon" w:date="2026-04-16T22:08:00Z" w16du:dateUtc="2026-04-16T22:08:00Z">
        <w:r w:rsidR="004E2577">
          <w:rPr>
            <w:lang w:val="en-US"/>
          </w:rPr>
          <w:t>To also create</w:t>
        </w:r>
      </w:ins>
      <w:ins w:id="12" w:author="Alhaji Kallon" w:date="2026-04-16T18:30:00Z" w16du:dateUtc="2026-04-16T18:30:00Z">
        <w:r w:rsidRPr="00486B52">
          <w:rPr>
            <w:lang w:val="en-US"/>
          </w:rPr>
          <w:t xml:space="preserve"> an environment where youth can</w:t>
        </w:r>
      </w:ins>
      <w:ins w:id="13" w:author="Alhaji Kallon" w:date="2026-04-16T22:09:00Z" w16du:dateUtc="2026-04-16T22:09:00Z">
        <w:r w:rsidR="004E2577">
          <w:rPr>
            <w:lang w:val="en-US"/>
          </w:rPr>
          <w:t xml:space="preserve"> gather </w:t>
        </w:r>
      </w:ins>
      <w:ins w:id="14" w:author="Alhaji Kallon" w:date="2026-04-16T22:10:00Z" w16du:dateUtc="2026-04-16T22:10:00Z">
        <w:r w:rsidR="004E2577">
          <w:rPr>
            <w:lang w:val="en-US"/>
          </w:rPr>
          <w:t>to solve core community problems and</w:t>
        </w:r>
      </w:ins>
      <w:ins w:id="15" w:author="Alhaji Kallon" w:date="2026-04-16T18:30:00Z" w16du:dateUtc="2026-04-16T18:30:00Z">
        <w:r w:rsidRPr="00486B52">
          <w:rPr>
            <w:lang w:val="en-US"/>
          </w:rPr>
          <w:t xml:space="preserve"> pull resources together to empower themselves.</w:t>
        </w:r>
      </w:ins>
    </w:p>
    <w:p w14:paraId="5001FBC2" w14:textId="77777777" w:rsidR="00486B52" w:rsidRPr="00486B52" w:rsidRDefault="00486B52" w:rsidP="00486B52">
      <w:pPr>
        <w:ind w:left="360"/>
        <w:rPr>
          <w:ins w:id="16" w:author="Alhaji Kallon" w:date="2026-04-16T18:30:00Z" w16du:dateUtc="2026-04-16T18:30:00Z"/>
          <w:lang w:val="en-US"/>
        </w:rPr>
        <w:pPrChange w:id="17" w:author="Alhaji Kallon" w:date="2026-04-16T18:31:00Z" w16du:dateUtc="2026-04-16T18:31:00Z">
          <w:pPr>
            <w:pStyle w:val="ListParagraph"/>
            <w:numPr>
              <w:numId w:val="1"/>
            </w:numPr>
            <w:ind w:hanging="360"/>
          </w:pPr>
        </w:pPrChange>
      </w:pPr>
      <w:ins w:id="18" w:author="Alhaji Kallon" w:date="2026-04-16T18:30:00Z" w16du:dateUtc="2026-04-16T18:30:00Z">
        <w:r w:rsidRPr="00486B52">
          <w:rPr>
            <w:lang w:val="en-US"/>
          </w:rPr>
          <w:t>Where do we want to be in the next six months?</w:t>
        </w:r>
      </w:ins>
    </w:p>
    <w:p w14:paraId="7724316B" w14:textId="220185E5" w:rsidR="00486B52" w:rsidRPr="00486B52" w:rsidRDefault="00486B52" w:rsidP="00486B52">
      <w:pPr>
        <w:ind w:left="360"/>
        <w:rPr>
          <w:ins w:id="19" w:author="Alhaji Kallon" w:date="2026-04-16T18:30:00Z" w16du:dateUtc="2026-04-16T18:30:00Z"/>
          <w:lang w:val="en-US"/>
        </w:rPr>
        <w:pPrChange w:id="20" w:author="Alhaji Kallon" w:date="2026-04-16T18:31:00Z" w16du:dateUtc="2026-04-16T18:31:00Z">
          <w:pPr>
            <w:pStyle w:val="ListParagraph"/>
            <w:numPr>
              <w:numId w:val="1"/>
            </w:numPr>
            <w:ind w:hanging="360"/>
          </w:pPr>
        </w:pPrChange>
      </w:pPr>
      <w:ins w:id="21" w:author="Alhaji Kallon" w:date="2026-04-16T18:30:00Z" w16du:dateUtc="2026-04-16T18:30:00Z">
        <w:r w:rsidRPr="00486B52">
          <w:rPr>
            <w:lang w:val="en-US"/>
          </w:rPr>
          <w:t xml:space="preserve">Reaching 1,000 youth </w:t>
        </w:r>
      </w:ins>
      <w:ins w:id="22" w:author="Alhaji Kallon" w:date="2026-04-16T18:31:00Z" w16du:dateUtc="2026-04-16T18:31:00Z">
        <w:r w:rsidRPr="00486B52">
          <w:rPr>
            <w:lang w:val="en-US"/>
          </w:rPr>
          <w:t>nationwide</w:t>
        </w:r>
      </w:ins>
      <w:ins w:id="23" w:author="Alhaji Kallon" w:date="2026-04-16T18:30:00Z" w16du:dateUtc="2026-04-16T18:30:00Z">
        <w:r w:rsidRPr="00486B52">
          <w:rPr>
            <w:lang w:val="en-US"/>
          </w:rPr>
          <w:t xml:space="preserve"> with radical accessibility to information and having a foundational structure in place with 10 youth advocates, ambassadors and innovators.</w:t>
        </w:r>
      </w:ins>
    </w:p>
    <w:p w14:paraId="4288BDF2" w14:textId="77777777" w:rsidR="00486B52" w:rsidRPr="00486B52" w:rsidRDefault="00486B52" w:rsidP="00486B52">
      <w:pPr>
        <w:ind w:left="360"/>
        <w:rPr>
          <w:ins w:id="24" w:author="Alhaji Kallon" w:date="2026-04-16T18:30:00Z" w16du:dateUtc="2026-04-16T18:30:00Z"/>
          <w:lang w:val="en-US"/>
        </w:rPr>
        <w:pPrChange w:id="25" w:author="Alhaji Kallon" w:date="2026-04-16T18:31:00Z" w16du:dateUtc="2026-04-16T18:31:00Z">
          <w:pPr>
            <w:pStyle w:val="ListParagraph"/>
            <w:numPr>
              <w:numId w:val="1"/>
            </w:numPr>
            <w:ind w:hanging="360"/>
          </w:pPr>
        </w:pPrChange>
      </w:pPr>
      <w:ins w:id="26" w:author="Alhaji Kallon" w:date="2026-04-16T18:30:00Z" w16du:dateUtc="2026-04-16T18:30:00Z">
        <w:r w:rsidRPr="00486B52">
          <w:rPr>
            <w:lang w:val="en-US"/>
          </w:rPr>
          <w:t>How Could we fail?</w:t>
        </w:r>
      </w:ins>
    </w:p>
    <w:p w14:paraId="12EBD24C" w14:textId="7F6B7227" w:rsidR="00486B52" w:rsidRPr="00486B52" w:rsidRDefault="00486B52" w:rsidP="00486B52">
      <w:pPr>
        <w:ind w:left="360"/>
        <w:rPr>
          <w:ins w:id="27" w:author="Alhaji Kallon" w:date="2026-04-16T18:30:00Z" w16du:dateUtc="2026-04-16T18:30:00Z"/>
          <w:lang w:val="en-US"/>
        </w:rPr>
        <w:pPrChange w:id="28" w:author="Alhaji Kallon" w:date="2026-04-16T18:31:00Z" w16du:dateUtc="2026-04-16T18:31:00Z">
          <w:pPr>
            <w:pStyle w:val="ListParagraph"/>
            <w:numPr>
              <w:numId w:val="1"/>
            </w:numPr>
            <w:ind w:hanging="360"/>
          </w:pPr>
        </w:pPrChange>
      </w:pPr>
      <w:ins w:id="29" w:author="Alhaji Kallon" w:date="2026-04-16T18:30:00Z" w16du:dateUtc="2026-04-16T18:30:00Z">
        <w:r w:rsidRPr="00486B52">
          <w:rPr>
            <w:lang w:val="en-US"/>
          </w:rPr>
          <w:t>When decisions are made solely at the top or left to subunit where there will be inconsistenc</w:t>
        </w:r>
      </w:ins>
      <w:ins w:id="30" w:author="Alhaji Kallon" w:date="2026-04-16T22:11:00Z" w16du:dateUtc="2026-04-16T22:11:00Z">
        <w:r w:rsidR="004E2577">
          <w:rPr>
            <w:lang w:val="en-US"/>
          </w:rPr>
          <w:t>i</w:t>
        </w:r>
      </w:ins>
      <w:ins w:id="31" w:author="Alhaji Kallon" w:date="2026-04-16T22:12:00Z" w16du:dateUtc="2026-04-16T22:12:00Z">
        <w:r w:rsidR="004E2577">
          <w:rPr>
            <w:lang w:val="en-US"/>
          </w:rPr>
          <w:t>es</w:t>
        </w:r>
      </w:ins>
      <w:ins w:id="32" w:author="Alhaji Kallon" w:date="2026-04-16T18:30:00Z" w16du:dateUtc="2026-04-16T18:30:00Z">
        <w:r w:rsidRPr="00486B52">
          <w:rPr>
            <w:lang w:val="en-US"/>
          </w:rPr>
          <w:t xml:space="preserve"> from unit to unit which will create an inefficiency. We could fail with poor or no strategy. When there is lack of coherency between policies, actions, objectives we could fail. When we fail to generate funds for projects or misdirect funds to certain projects.</w:t>
        </w:r>
      </w:ins>
    </w:p>
    <w:p w14:paraId="7BEF57DE" w14:textId="77777777" w:rsidR="00486B52" w:rsidRPr="00486B52" w:rsidRDefault="00486B52" w:rsidP="00486B52">
      <w:pPr>
        <w:ind w:left="360"/>
        <w:rPr>
          <w:ins w:id="33" w:author="Alhaji Kallon" w:date="2026-04-16T18:30:00Z" w16du:dateUtc="2026-04-16T18:30:00Z"/>
          <w:lang w:val="en-US"/>
        </w:rPr>
        <w:pPrChange w:id="34" w:author="Alhaji Kallon" w:date="2026-04-16T18:31:00Z" w16du:dateUtc="2026-04-16T18:31:00Z">
          <w:pPr>
            <w:pStyle w:val="ListParagraph"/>
            <w:numPr>
              <w:numId w:val="1"/>
            </w:numPr>
            <w:ind w:hanging="360"/>
          </w:pPr>
        </w:pPrChange>
      </w:pPr>
      <w:ins w:id="35" w:author="Alhaji Kallon" w:date="2026-04-16T18:30:00Z" w16du:dateUtc="2026-04-16T18:30:00Z">
        <w:r w:rsidRPr="00486B52">
          <w:rPr>
            <w:lang w:val="en-US"/>
          </w:rPr>
          <w:t>How Might We?</w:t>
        </w:r>
      </w:ins>
    </w:p>
    <w:p w14:paraId="280ACA93" w14:textId="77777777" w:rsidR="00486B52" w:rsidRPr="00486B52" w:rsidRDefault="00486B52" w:rsidP="00486B52">
      <w:pPr>
        <w:ind w:left="360"/>
        <w:rPr>
          <w:ins w:id="36" w:author="Alhaji Kallon" w:date="2026-04-16T18:30:00Z" w16du:dateUtc="2026-04-16T18:30:00Z"/>
          <w:lang w:val="en-US"/>
        </w:rPr>
        <w:pPrChange w:id="37" w:author="Alhaji Kallon" w:date="2026-04-16T18:31:00Z" w16du:dateUtc="2026-04-16T18:31:00Z">
          <w:pPr>
            <w:pStyle w:val="ListParagraph"/>
            <w:numPr>
              <w:numId w:val="1"/>
            </w:numPr>
            <w:ind w:hanging="360"/>
          </w:pPr>
        </w:pPrChange>
      </w:pPr>
      <w:ins w:id="38" w:author="Alhaji Kallon" w:date="2026-04-16T18:30:00Z" w16du:dateUtc="2026-04-16T18:30:00Z">
        <w:r w:rsidRPr="00486B52">
          <w:rPr>
            <w:lang w:val="en-US"/>
          </w:rPr>
          <w:t>HMW ensure the information is so radically accessible that it bypasses the need for top-down bureaucracy?</w:t>
        </w:r>
      </w:ins>
    </w:p>
    <w:p w14:paraId="410A24AC" w14:textId="77777777" w:rsidR="00486B52" w:rsidRPr="00486B52" w:rsidRDefault="00486B52" w:rsidP="00486B52">
      <w:pPr>
        <w:ind w:left="360"/>
        <w:rPr>
          <w:ins w:id="39" w:author="Alhaji Kallon" w:date="2026-04-16T18:30:00Z" w16du:dateUtc="2026-04-16T18:30:00Z"/>
          <w:lang w:val="en-US"/>
        </w:rPr>
        <w:pPrChange w:id="40" w:author="Alhaji Kallon" w:date="2026-04-16T18:31:00Z" w16du:dateUtc="2026-04-16T18:31:00Z">
          <w:pPr>
            <w:pStyle w:val="ListParagraph"/>
            <w:numPr>
              <w:numId w:val="1"/>
            </w:numPr>
            <w:ind w:hanging="360"/>
          </w:pPr>
        </w:pPrChange>
      </w:pPr>
      <w:ins w:id="41" w:author="Alhaji Kallon" w:date="2026-04-16T18:30:00Z" w16du:dateUtc="2026-04-16T18:30:00Z">
        <w:r w:rsidRPr="00486B52">
          <w:rPr>
            <w:lang w:val="en-US"/>
          </w:rPr>
          <w:t>HMW create a "self-healing" structure where youth advocates maintain policy coherency without constant supervision?</w:t>
        </w:r>
      </w:ins>
    </w:p>
    <w:p w14:paraId="3D2DA7F6" w14:textId="77777777" w:rsidR="00486B52" w:rsidRPr="00486B52" w:rsidRDefault="00486B52" w:rsidP="00486B52">
      <w:pPr>
        <w:ind w:left="360"/>
        <w:rPr>
          <w:ins w:id="42" w:author="Alhaji Kallon" w:date="2026-04-16T18:30:00Z" w16du:dateUtc="2026-04-16T18:30:00Z"/>
          <w:lang w:val="en-US"/>
        </w:rPr>
        <w:pPrChange w:id="43" w:author="Alhaji Kallon" w:date="2026-04-16T18:31:00Z" w16du:dateUtc="2026-04-16T18:31:00Z">
          <w:pPr>
            <w:pStyle w:val="ListParagraph"/>
            <w:numPr>
              <w:numId w:val="1"/>
            </w:numPr>
            <w:ind w:hanging="360"/>
          </w:pPr>
        </w:pPrChange>
      </w:pPr>
      <w:ins w:id="44" w:author="Alhaji Kallon" w:date="2026-04-16T18:30:00Z" w16du:dateUtc="2026-04-16T18:30:00Z">
        <w:r w:rsidRPr="00486B52">
          <w:rPr>
            <w:lang w:val="en-US"/>
          </w:rPr>
          <w:t>HMW make the "resource pooling" mechanism as easy to use as a simple transaction?</w:t>
        </w:r>
      </w:ins>
    </w:p>
    <w:p w14:paraId="1B915B2A" w14:textId="77777777" w:rsidR="00486B52" w:rsidRPr="00486B52" w:rsidRDefault="00486B52" w:rsidP="00486B52">
      <w:pPr>
        <w:ind w:left="360"/>
        <w:rPr>
          <w:ins w:id="45" w:author="Alhaji Kallon" w:date="2026-04-16T18:30:00Z" w16du:dateUtc="2026-04-16T18:30:00Z"/>
          <w:lang w:val="en-US"/>
        </w:rPr>
        <w:pPrChange w:id="46" w:author="Alhaji Kallon" w:date="2026-04-16T18:31:00Z" w16du:dateUtc="2026-04-16T18:31:00Z">
          <w:pPr>
            <w:pStyle w:val="ListParagraph"/>
            <w:numPr>
              <w:numId w:val="1"/>
            </w:numPr>
            <w:ind w:hanging="360"/>
          </w:pPr>
        </w:pPrChange>
      </w:pPr>
      <w:ins w:id="47" w:author="Alhaji Kallon" w:date="2026-04-16T18:30:00Z" w16du:dateUtc="2026-04-16T18:30:00Z">
        <w:r w:rsidRPr="00486B52">
          <w:rPr>
            <w:lang w:val="en-US"/>
          </w:rPr>
          <w:t>Targets:</w:t>
        </w:r>
      </w:ins>
    </w:p>
    <w:p w14:paraId="32632915" w14:textId="77777777" w:rsidR="00486B52" w:rsidRPr="00486B52" w:rsidRDefault="00486B52" w:rsidP="00486B52">
      <w:pPr>
        <w:ind w:left="360"/>
        <w:rPr>
          <w:ins w:id="48" w:author="Alhaji Kallon" w:date="2026-04-16T18:30:00Z" w16du:dateUtc="2026-04-16T18:30:00Z"/>
          <w:lang w:val="en-US"/>
        </w:rPr>
        <w:pPrChange w:id="49" w:author="Alhaji Kallon" w:date="2026-04-16T18:31:00Z" w16du:dateUtc="2026-04-16T18:31:00Z">
          <w:pPr>
            <w:pStyle w:val="ListParagraph"/>
            <w:numPr>
              <w:numId w:val="1"/>
            </w:numPr>
            <w:ind w:hanging="360"/>
          </w:pPr>
        </w:pPrChange>
      </w:pPr>
      <w:ins w:id="50" w:author="Alhaji Kallon" w:date="2026-04-16T18:30:00Z" w16du:dateUtc="2026-04-16T18:30:00Z">
        <w:r w:rsidRPr="00486B52">
          <w:rPr>
            <w:lang w:val="en-US"/>
          </w:rPr>
          <w:t>Our specific targets are from 15-25 years of age, providing them an environment for radical accessibility of information on Governance, Empowerment, and Youth entering industries to succeed.</w:t>
        </w:r>
      </w:ins>
    </w:p>
    <w:p w14:paraId="212BE7C4" w14:textId="77777777" w:rsidR="00486B52" w:rsidRPr="00486B52" w:rsidRDefault="00486B52" w:rsidP="00486B52">
      <w:pPr>
        <w:ind w:left="360"/>
        <w:rPr>
          <w:ins w:id="51" w:author="Alhaji Kallon" w:date="2026-04-16T18:30:00Z" w16du:dateUtc="2026-04-16T18:30:00Z"/>
          <w:lang w:val="en-US"/>
        </w:rPr>
        <w:pPrChange w:id="52" w:author="Alhaji Kallon" w:date="2026-04-16T18:31:00Z" w16du:dateUtc="2026-04-16T18:31:00Z">
          <w:pPr>
            <w:pStyle w:val="ListParagraph"/>
            <w:numPr>
              <w:numId w:val="1"/>
            </w:numPr>
            <w:ind w:hanging="360"/>
          </w:pPr>
        </w:pPrChange>
      </w:pPr>
      <w:ins w:id="53" w:author="Alhaji Kallon" w:date="2026-04-16T18:30:00Z" w16du:dateUtc="2026-04-16T18:30:00Z">
        <w:r w:rsidRPr="00486B52">
          <w:rPr>
            <w:lang w:val="en-US"/>
          </w:rPr>
          <w:t>We are targeting transition of youth from being uninformed to discoverability of responsible living by accessing information to taking action.</w:t>
        </w:r>
      </w:ins>
    </w:p>
    <w:p w14:paraId="310208D7" w14:textId="77777777" w:rsidR="00486B52" w:rsidRPr="00486B52" w:rsidRDefault="00486B52" w:rsidP="00486B52">
      <w:pPr>
        <w:ind w:left="360"/>
        <w:rPr>
          <w:ins w:id="54" w:author="Alhaji Kallon" w:date="2026-04-16T18:31:00Z" w16du:dateUtc="2026-04-16T18:31:00Z"/>
          <w:lang w:val="en-US"/>
        </w:rPr>
        <w:pPrChange w:id="55" w:author="Alhaji Kallon" w:date="2026-04-16T18:31:00Z" w16du:dateUtc="2026-04-16T18:31:00Z">
          <w:pPr>
            <w:pStyle w:val="ListParagraph"/>
            <w:numPr>
              <w:numId w:val="1"/>
            </w:numPr>
            <w:ind w:hanging="360"/>
          </w:pPr>
        </w:pPrChange>
      </w:pPr>
    </w:p>
    <w:p w14:paraId="0CBB20E8" w14:textId="1CC447C5" w:rsidR="00486B52" w:rsidRPr="00486B52" w:rsidRDefault="00486B52" w:rsidP="00486B52">
      <w:pPr>
        <w:ind w:left="360"/>
        <w:rPr>
          <w:ins w:id="56" w:author="Alhaji Kallon" w:date="2026-04-16T18:30:00Z" w16du:dateUtc="2026-04-16T18:30:00Z"/>
          <w:lang w:val="en-US"/>
        </w:rPr>
        <w:pPrChange w:id="57" w:author="Alhaji Kallon" w:date="2026-04-16T18:31:00Z" w16du:dateUtc="2026-04-16T18:31:00Z">
          <w:pPr>
            <w:pStyle w:val="ListParagraph"/>
            <w:numPr>
              <w:numId w:val="1"/>
            </w:numPr>
            <w:ind w:hanging="360"/>
          </w:pPr>
        </w:pPrChange>
      </w:pPr>
      <w:ins w:id="58" w:author="Alhaji Kallon" w:date="2026-04-16T18:30:00Z" w16du:dateUtc="2026-04-16T18:30:00Z">
        <w:r w:rsidRPr="00486B52">
          <w:rPr>
            <w:lang w:val="en-US"/>
          </w:rPr>
          <w:t>uninformed youth will discover </w:t>
        </w:r>
      </w:ins>
    </w:p>
    <w:p w14:paraId="01EA17FC" w14:textId="77777777" w:rsidR="00486B52" w:rsidRPr="00486B52" w:rsidRDefault="00486B52" w:rsidP="00486B52">
      <w:pPr>
        <w:ind w:left="360"/>
        <w:rPr>
          <w:ins w:id="59" w:author="Alhaji Kallon" w:date="2026-04-16T18:30:00Z" w16du:dateUtc="2026-04-16T18:30:00Z"/>
          <w:lang w:val="en-US"/>
        </w:rPr>
        <w:pPrChange w:id="60" w:author="Alhaji Kallon" w:date="2026-04-16T18:31:00Z" w16du:dateUtc="2026-04-16T18:31:00Z">
          <w:pPr>
            <w:pStyle w:val="ListParagraph"/>
            <w:numPr>
              <w:numId w:val="1"/>
            </w:numPr>
            <w:ind w:hanging="360"/>
          </w:pPr>
        </w:pPrChange>
      </w:pPr>
      <w:ins w:id="61" w:author="Alhaji Kallon" w:date="2026-04-16T18:30:00Z" w16du:dateUtc="2026-04-16T18:30:00Z">
        <w:r w:rsidRPr="00486B52">
          <w:rPr>
            <w:lang w:val="en-US"/>
          </w:rPr>
          <w:t>a. essence of responsible citizenry.</w:t>
        </w:r>
      </w:ins>
    </w:p>
    <w:p w14:paraId="0CA6DEC4" w14:textId="7B5EAB1B" w:rsidR="00486B52" w:rsidRPr="00486B52" w:rsidRDefault="00486B52" w:rsidP="00486B52">
      <w:pPr>
        <w:ind w:left="360"/>
        <w:rPr>
          <w:ins w:id="62" w:author="Alhaji Kallon" w:date="2026-04-16T18:30:00Z" w16du:dateUtc="2026-04-16T18:30:00Z"/>
          <w:lang w:val="en-US"/>
        </w:rPr>
        <w:pPrChange w:id="63" w:author="Alhaji Kallon" w:date="2026-04-16T18:31:00Z" w16du:dateUtc="2026-04-16T18:31:00Z">
          <w:pPr>
            <w:pStyle w:val="ListParagraph"/>
            <w:numPr>
              <w:numId w:val="1"/>
            </w:numPr>
            <w:ind w:hanging="360"/>
          </w:pPr>
        </w:pPrChange>
      </w:pPr>
      <w:ins w:id="64" w:author="Alhaji Kallon" w:date="2026-04-16T18:30:00Z" w16du:dateUtc="2026-04-16T18:30:00Z">
        <w:r w:rsidRPr="00486B52">
          <w:rPr>
            <w:lang w:val="en-US"/>
          </w:rPr>
          <w:t xml:space="preserve">b. programs and activities on nation </w:t>
        </w:r>
      </w:ins>
      <w:ins w:id="65" w:author="Alhaji Kallon" w:date="2026-04-16T18:31:00Z" w16du:dateUtc="2026-04-16T18:31:00Z">
        <w:r w:rsidRPr="00486B52">
          <w:rPr>
            <w:lang w:val="en-US"/>
          </w:rPr>
          <w:t>building:</w:t>
        </w:r>
      </w:ins>
      <w:ins w:id="66" w:author="Alhaji Kallon" w:date="2026-04-16T18:30:00Z" w16du:dateUtc="2026-04-16T18:30:00Z">
        <w:r w:rsidRPr="00486B52">
          <w:rPr>
            <w:lang w:val="en-US"/>
          </w:rPr>
          <w:t xml:space="preserve"> cohesion, empowerment, care for environment</w:t>
        </w:r>
      </w:ins>
    </w:p>
    <w:p w14:paraId="78BCABDE" w14:textId="77777777" w:rsidR="00486B52" w:rsidRPr="00486B52" w:rsidRDefault="00486B52" w:rsidP="00486B52">
      <w:pPr>
        <w:ind w:left="360"/>
        <w:rPr>
          <w:ins w:id="67" w:author="Alhaji Kallon" w:date="2026-04-16T18:30:00Z" w16du:dateUtc="2026-04-16T18:30:00Z"/>
          <w:lang w:val="en-US"/>
        </w:rPr>
        <w:pPrChange w:id="68" w:author="Alhaji Kallon" w:date="2026-04-16T18:31:00Z" w16du:dateUtc="2026-04-16T18:31:00Z">
          <w:pPr>
            <w:pStyle w:val="ListParagraph"/>
            <w:numPr>
              <w:numId w:val="1"/>
            </w:numPr>
            <w:ind w:hanging="360"/>
          </w:pPr>
        </w:pPrChange>
      </w:pPr>
      <w:ins w:id="69" w:author="Alhaji Kallon" w:date="2026-04-16T18:30:00Z" w16du:dateUtc="2026-04-16T18:30:00Z">
        <w:r w:rsidRPr="00486B52">
          <w:rPr>
            <w:lang w:val="en-US"/>
          </w:rPr>
          <w:t>c. solution hubs</w:t>
        </w:r>
      </w:ins>
    </w:p>
    <w:p w14:paraId="791A49FD" w14:textId="77777777" w:rsidR="00486B52" w:rsidRPr="00486B52" w:rsidRDefault="00486B52" w:rsidP="00486B52">
      <w:pPr>
        <w:ind w:left="360"/>
        <w:rPr>
          <w:ins w:id="70" w:author="Alhaji Kallon" w:date="2026-04-16T18:30:00Z" w16du:dateUtc="2026-04-16T18:30:00Z"/>
          <w:lang w:val="en-US"/>
        </w:rPr>
        <w:pPrChange w:id="71" w:author="Alhaji Kallon" w:date="2026-04-16T18:31:00Z" w16du:dateUtc="2026-04-16T18:31:00Z">
          <w:pPr>
            <w:pStyle w:val="ListParagraph"/>
            <w:numPr>
              <w:numId w:val="1"/>
            </w:numPr>
            <w:ind w:hanging="360"/>
          </w:pPr>
        </w:pPrChange>
      </w:pPr>
      <w:ins w:id="72" w:author="Alhaji Kallon" w:date="2026-04-16T18:30:00Z" w16du:dateUtc="2026-04-16T18:30:00Z">
        <w:r w:rsidRPr="00486B52">
          <w:rPr>
            <w:lang w:val="en-US"/>
          </w:rPr>
          <w:lastRenderedPageBreak/>
          <w:t>then engage in</w:t>
        </w:r>
      </w:ins>
    </w:p>
    <w:p w14:paraId="009564A0" w14:textId="77777777" w:rsidR="00486B52" w:rsidRPr="00486B52" w:rsidRDefault="00486B52" w:rsidP="00486B52">
      <w:pPr>
        <w:ind w:left="360"/>
        <w:rPr>
          <w:ins w:id="73" w:author="Alhaji Kallon" w:date="2026-04-16T18:30:00Z" w16du:dateUtc="2026-04-16T18:30:00Z"/>
          <w:lang w:val="en-US"/>
        </w:rPr>
        <w:pPrChange w:id="74" w:author="Alhaji Kallon" w:date="2026-04-16T18:31:00Z" w16du:dateUtc="2026-04-16T18:31:00Z">
          <w:pPr>
            <w:pStyle w:val="ListParagraph"/>
            <w:numPr>
              <w:numId w:val="1"/>
            </w:numPr>
            <w:ind w:hanging="360"/>
          </w:pPr>
        </w:pPrChange>
      </w:pPr>
      <w:ins w:id="75" w:author="Alhaji Kallon" w:date="2026-04-16T18:30:00Z" w16du:dateUtc="2026-04-16T18:30:00Z">
        <w:r w:rsidRPr="00486B52">
          <w:rPr>
            <w:lang w:val="en-US"/>
          </w:rPr>
          <w:t>a. responsible citizenry</w:t>
        </w:r>
      </w:ins>
    </w:p>
    <w:p w14:paraId="7E420F62" w14:textId="77777777" w:rsidR="00486B52" w:rsidRPr="00486B52" w:rsidRDefault="00486B52" w:rsidP="00486B52">
      <w:pPr>
        <w:ind w:left="360"/>
        <w:rPr>
          <w:ins w:id="76" w:author="Alhaji Kallon" w:date="2026-04-16T18:30:00Z" w16du:dateUtc="2026-04-16T18:30:00Z"/>
          <w:lang w:val="en-US"/>
        </w:rPr>
        <w:pPrChange w:id="77" w:author="Alhaji Kallon" w:date="2026-04-16T18:31:00Z" w16du:dateUtc="2026-04-16T18:31:00Z">
          <w:pPr>
            <w:pStyle w:val="ListParagraph"/>
            <w:numPr>
              <w:numId w:val="1"/>
            </w:numPr>
            <w:ind w:hanging="360"/>
          </w:pPr>
        </w:pPrChange>
      </w:pPr>
      <w:ins w:id="78" w:author="Alhaji Kallon" w:date="2026-04-16T18:30:00Z" w16du:dateUtc="2026-04-16T18:30:00Z">
        <w:r w:rsidRPr="00486B52">
          <w:rPr>
            <w:lang w:val="en-US"/>
          </w:rPr>
          <w:t>b. activities that boost nation building</w:t>
        </w:r>
      </w:ins>
    </w:p>
    <w:p w14:paraId="47552AD2" w14:textId="24E0779C" w:rsidR="00486B52" w:rsidRPr="00486B52" w:rsidRDefault="00486B52" w:rsidP="00486B52">
      <w:pPr>
        <w:ind w:left="360"/>
        <w:rPr>
          <w:ins w:id="79" w:author="Alhaji Kallon" w:date="2026-04-16T18:30:00Z" w16du:dateUtc="2026-04-16T18:30:00Z"/>
          <w:lang w:val="en-US"/>
        </w:rPr>
        <w:pPrChange w:id="80" w:author="Alhaji Kallon" w:date="2026-04-16T18:31:00Z" w16du:dateUtc="2026-04-16T18:31:00Z">
          <w:pPr>
            <w:pStyle w:val="ListParagraph"/>
            <w:numPr>
              <w:numId w:val="1"/>
            </w:numPr>
            <w:ind w:hanging="360"/>
          </w:pPr>
        </w:pPrChange>
      </w:pPr>
      <w:ins w:id="81" w:author="Alhaji Kallon" w:date="2026-04-16T18:30:00Z" w16du:dateUtc="2026-04-16T18:30:00Z">
        <w:r w:rsidRPr="00486B52">
          <w:rPr>
            <w:lang w:val="en-US"/>
          </w:rPr>
          <w:t xml:space="preserve">c. solution architecting by </w:t>
        </w:r>
      </w:ins>
      <w:ins w:id="82" w:author="Alhaji Kallon" w:date="2026-04-16T18:31:00Z" w16du:dateUtc="2026-04-16T18:31:00Z">
        <w:r w:rsidRPr="00486B52">
          <w:rPr>
            <w:lang w:val="en-US"/>
          </w:rPr>
          <w:t>diagnosing</w:t>
        </w:r>
      </w:ins>
      <w:ins w:id="83" w:author="Alhaji Kallon" w:date="2026-04-16T18:30:00Z" w16du:dateUtc="2026-04-16T18:30:00Z">
        <w:r w:rsidRPr="00486B52">
          <w:rPr>
            <w:lang w:val="en-US"/>
          </w:rPr>
          <w:t xml:space="preserve"> the core problems</w:t>
        </w:r>
      </w:ins>
    </w:p>
    <w:p w14:paraId="2958A836" w14:textId="77777777" w:rsidR="00486B52" w:rsidRPr="00486B52" w:rsidRDefault="00486B52" w:rsidP="00486B52">
      <w:pPr>
        <w:ind w:left="360"/>
        <w:rPr>
          <w:ins w:id="84" w:author="Alhaji Kallon" w:date="2026-04-16T18:30:00Z" w16du:dateUtc="2026-04-16T18:30:00Z"/>
          <w:lang w:val="en-US"/>
        </w:rPr>
        <w:pPrChange w:id="85" w:author="Alhaji Kallon" w:date="2026-04-16T18:31:00Z" w16du:dateUtc="2026-04-16T18:31:00Z">
          <w:pPr>
            <w:pStyle w:val="ListParagraph"/>
            <w:numPr>
              <w:numId w:val="1"/>
            </w:numPr>
            <w:ind w:hanging="360"/>
          </w:pPr>
        </w:pPrChange>
      </w:pPr>
      <w:ins w:id="86" w:author="Alhaji Kallon" w:date="2026-04-16T18:30:00Z" w16du:dateUtc="2026-04-16T18:30:00Z">
        <w:r w:rsidRPr="00486B52">
          <w:rPr>
            <w:lang w:val="en-US"/>
          </w:rPr>
          <w:t>we expect actions like</w:t>
        </w:r>
      </w:ins>
    </w:p>
    <w:p w14:paraId="4939E500" w14:textId="77777777" w:rsidR="00486B52" w:rsidRPr="00486B52" w:rsidRDefault="00486B52" w:rsidP="00486B52">
      <w:pPr>
        <w:ind w:left="360"/>
        <w:rPr>
          <w:ins w:id="87" w:author="Alhaji Kallon" w:date="2026-04-16T18:30:00Z" w16du:dateUtc="2026-04-16T18:30:00Z"/>
          <w:lang w:val="en-US"/>
        </w:rPr>
        <w:pPrChange w:id="88" w:author="Alhaji Kallon" w:date="2026-04-16T18:31:00Z" w16du:dateUtc="2026-04-16T18:31:00Z">
          <w:pPr>
            <w:pStyle w:val="ListParagraph"/>
            <w:numPr>
              <w:numId w:val="1"/>
            </w:numPr>
            <w:ind w:hanging="360"/>
          </w:pPr>
        </w:pPrChange>
      </w:pPr>
      <w:ins w:id="89" w:author="Alhaji Kallon" w:date="2026-04-16T18:30:00Z" w16du:dateUtc="2026-04-16T18:30:00Z">
        <w:r w:rsidRPr="00486B52">
          <w:rPr>
            <w:lang w:val="en-US"/>
          </w:rPr>
          <w:t>a. responsible citizenry</w:t>
        </w:r>
      </w:ins>
    </w:p>
    <w:p w14:paraId="4D13127B" w14:textId="77777777" w:rsidR="00486B52" w:rsidRPr="00486B52" w:rsidRDefault="00486B52" w:rsidP="00486B52">
      <w:pPr>
        <w:ind w:left="360"/>
        <w:rPr>
          <w:ins w:id="90" w:author="Alhaji Kallon" w:date="2026-04-16T18:30:00Z" w16du:dateUtc="2026-04-16T18:30:00Z"/>
          <w:lang w:val="en-US"/>
        </w:rPr>
        <w:pPrChange w:id="91" w:author="Alhaji Kallon" w:date="2026-04-16T18:31:00Z" w16du:dateUtc="2026-04-16T18:31:00Z">
          <w:pPr>
            <w:pStyle w:val="ListParagraph"/>
            <w:numPr>
              <w:numId w:val="1"/>
            </w:numPr>
            <w:ind w:hanging="360"/>
          </w:pPr>
        </w:pPrChange>
      </w:pPr>
      <w:ins w:id="92" w:author="Alhaji Kallon" w:date="2026-04-16T18:30:00Z" w16du:dateUtc="2026-04-16T18:30:00Z">
        <w:r w:rsidRPr="00486B52">
          <w:rPr>
            <w:lang w:val="en-US"/>
          </w:rPr>
          <w:t>b. peace, job creation</w:t>
        </w:r>
      </w:ins>
    </w:p>
    <w:p w14:paraId="6FB8DE95" w14:textId="77777777" w:rsidR="00486B52" w:rsidRPr="00486B52" w:rsidRDefault="00486B52" w:rsidP="00486B52">
      <w:pPr>
        <w:ind w:left="360"/>
        <w:rPr>
          <w:ins w:id="93" w:author="Alhaji Kallon" w:date="2026-04-16T18:30:00Z" w16du:dateUtc="2026-04-16T18:30:00Z"/>
          <w:lang w:val="en-US"/>
        </w:rPr>
        <w:pPrChange w:id="94" w:author="Alhaji Kallon" w:date="2026-04-16T18:31:00Z" w16du:dateUtc="2026-04-16T18:31:00Z">
          <w:pPr>
            <w:pStyle w:val="ListParagraph"/>
            <w:numPr>
              <w:numId w:val="1"/>
            </w:numPr>
            <w:ind w:hanging="360"/>
          </w:pPr>
        </w:pPrChange>
      </w:pPr>
      <w:ins w:id="95" w:author="Alhaji Kallon" w:date="2026-04-16T18:30:00Z" w16du:dateUtc="2026-04-16T18:30:00Z">
        <w:r w:rsidRPr="00486B52">
          <w:rPr>
            <w:lang w:val="en-US"/>
          </w:rPr>
          <w:t>c. attempt solving the nations rooted problems</w:t>
        </w:r>
      </w:ins>
    </w:p>
    <w:p w14:paraId="1FC423C0" w14:textId="3432B1EF" w:rsidR="0041149B" w:rsidDel="0052011A" w:rsidRDefault="00486B52" w:rsidP="00486B52">
      <w:pPr>
        <w:rPr>
          <w:del w:id="96" w:author="Alhaji Kallon" w:date="2026-04-16T18:30:00Z" w16du:dateUtc="2026-04-16T18:30:00Z"/>
          <w:lang w:val="en-US"/>
        </w:rPr>
      </w:pPr>
      <w:ins w:id="97" w:author="Alhaji Kallon" w:date="2026-04-16T18:30:00Z" w16du:dateUtc="2026-04-16T18:30:00Z">
        <w:r w:rsidRPr="00486B52">
          <w:rPr>
            <w:lang w:val="en-US"/>
          </w:rPr>
          <w:t>our goal is to boost responsible living, involving nation building - cohesion, empowerment, ecology</w:t>
        </w:r>
      </w:ins>
      <w:ins w:id="98" w:author="Alhaji Kallon" w:date="2026-04-16T22:15:00Z" w16du:dateUtc="2026-04-16T22:15:00Z">
        <w:r w:rsidR="004E2577">
          <w:rPr>
            <w:lang w:val="en-US"/>
          </w:rPr>
          <w:t xml:space="preserve"> protection</w:t>
        </w:r>
      </w:ins>
      <w:ins w:id="99" w:author="Alhaji Kallon" w:date="2026-04-16T18:30:00Z" w16du:dateUtc="2026-04-16T18:30:00Z">
        <w:r w:rsidRPr="00486B52">
          <w:rPr>
            <w:lang w:val="en-US"/>
          </w:rPr>
          <w:t>, involve youth in architecting solution for national growth.</w:t>
        </w:r>
      </w:ins>
      <w:ins w:id="100" w:author="Alhaji Kallon" w:date="2026-04-16T19:23:00Z" w16du:dateUtc="2026-04-16T19:23:00Z">
        <w:r w:rsidR="0052011A">
          <w:rPr>
            <w:lang w:val="en-US"/>
          </w:rPr>
          <w:br/>
        </w:r>
        <w:r w:rsidR="0052011A">
          <w:rPr>
            <w:lang w:val="en-US"/>
          </w:rPr>
          <w:br/>
          <w:t>Wednesday</w:t>
        </w:r>
        <w:r w:rsidR="0052011A">
          <w:rPr>
            <w:lang w:val="en-US"/>
          </w:rPr>
          <w:br/>
        </w:r>
      </w:ins>
      <w:ins w:id="101" w:author="Alhaji Kallon" w:date="2026-04-16T19:24:00Z" w16du:dateUtc="2026-04-16T19:24:00Z">
        <w:r w:rsidR="0052011A">
          <w:rPr>
            <w:lang w:val="en-US"/>
          </w:rPr>
          <w:t xml:space="preserve">Storyboard </w:t>
        </w:r>
      </w:ins>
      <w:del w:id="102" w:author="Alhaji Kallon" w:date="2026-04-16T18:30:00Z" w16du:dateUtc="2026-04-16T18:30:00Z">
        <w:r w:rsidR="0041149B" w:rsidRPr="00486B52" w:rsidDel="00486B52">
          <w:rPr>
            <w:lang w:val="en-US"/>
          </w:rPr>
          <w:delText>The New Youth</w:delText>
        </w:r>
      </w:del>
    </w:p>
    <w:p w14:paraId="45A2DE15" w14:textId="73CF40D8" w:rsidR="0052011A" w:rsidRDefault="0052011A" w:rsidP="00486B52">
      <w:pPr>
        <w:ind w:left="360"/>
        <w:rPr>
          <w:ins w:id="103" w:author="Alhaji Kallon" w:date="2026-04-16T19:24:00Z" w16du:dateUtc="2026-04-16T19:24:00Z"/>
          <w:lang w:val="en-US"/>
        </w:rPr>
      </w:pPr>
    </w:p>
    <w:p w14:paraId="29D9E09F" w14:textId="0B0AF6A8" w:rsidR="0052011A" w:rsidRDefault="0052011A" w:rsidP="0052011A">
      <w:pPr>
        <w:pStyle w:val="ListParagraph"/>
        <w:numPr>
          <w:ilvl w:val="0"/>
          <w:numId w:val="2"/>
        </w:numPr>
        <w:rPr>
          <w:ins w:id="104" w:author="Alhaji Kallon" w:date="2026-04-16T19:24:00Z" w16du:dateUtc="2026-04-16T19:24:00Z"/>
          <w:lang w:val="en-US"/>
        </w:rPr>
      </w:pPr>
      <w:ins w:id="105" w:author="Alhaji Kallon" w:date="2026-04-16T19:24:00Z" w16du:dateUtc="2026-04-16T19:24:00Z">
        <w:r>
          <w:rPr>
            <w:lang w:val="en-US"/>
          </w:rPr>
          <w:t>Trigger</w:t>
        </w:r>
      </w:ins>
    </w:p>
    <w:p w14:paraId="69B14F41" w14:textId="1B39D858" w:rsidR="0052011A" w:rsidRDefault="0052011A" w:rsidP="0052011A">
      <w:pPr>
        <w:pStyle w:val="ListParagraph"/>
        <w:numPr>
          <w:ilvl w:val="0"/>
          <w:numId w:val="2"/>
        </w:numPr>
        <w:rPr>
          <w:ins w:id="106" w:author="Alhaji Kallon" w:date="2026-04-16T19:24:00Z" w16du:dateUtc="2026-04-16T19:24:00Z"/>
          <w:lang w:val="en-US"/>
        </w:rPr>
      </w:pPr>
      <w:ins w:id="107" w:author="Alhaji Kallon" w:date="2026-04-16T19:24:00Z" w16du:dateUtc="2026-04-16T19:24:00Z">
        <w:r>
          <w:rPr>
            <w:lang w:val="en-US"/>
          </w:rPr>
          <w:t>Discovery</w:t>
        </w:r>
      </w:ins>
    </w:p>
    <w:p w14:paraId="5A32CA0A" w14:textId="1A9E4F06" w:rsidR="0052011A" w:rsidRDefault="004E2577" w:rsidP="0052011A">
      <w:pPr>
        <w:pStyle w:val="ListParagraph"/>
        <w:numPr>
          <w:ilvl w:val="1"/>
          <w:numId w:val="2"/>
        </w:numPr>
        <w:rPr>
          <w:ins w:id="108" w:author="Alhaji Kallon" w:date="2026-04-16T19:25:00Z" w16du:dateUtc="2026-04-16T19:25:00Z"/>
          <w:lang w:val="en-US"/>
        </w:rPr>
      </w:pPr>
      <w:ins w:id="109" w:author="Alhaji Kallon" w:date="2026-04-16T22:16:00Z" w16du:dateUtc="2026-04-16T22:16:00Z">
        <w:r>
          <w:rPr>
            <w:lang w:val="en-US"/>
          </w:rPr>
          <w:t>discover</w:t>
        </w:r>
      </w:ins>
      <w:ins w:id="110" w:author="Alhaji Kallon" w:date="2026-04-16T19:24:00Z" w16du:dateUtc="2026-04-16T19:24:00Z">
        <w:r w:rsidR="0052011A">
          <w:rPr>
            <w:lang w:val="en-US"/>
          </w:rPr>
          <w:t xml:space="preserve"> programs on the pla</w:t>
        </w:r>
      </w:ins>
      <w:ins w:id="111" w:author="Alhaji Kallon" w:date="2026-04-16T19:25:00Z" w16du:dateUtc="2026-04-16T19:25:00Z">
        <w:r w:rsidR="0052011A">
          <w:rPr>
            <w:lang w:val="en-US"/>
          </w:rPr>
          <w:t>tform</w:t>
        </w:r>
      </w:ins>
    </w:p>
    <w:p w14:paraId="55AA37FB" w14:textId="09BADFC5" w:rsidR="0052011A" w:rsidRDefault="0052011A" w:rsidP="0052011A">
      <w:pPr>
        <w:pStyle w:val="ListParagraph"/>
        <w:numPr>
          <w:ilvl w:val="1"/>
          <w:numId w:val="2"/>
        </w:numPr>
        <w:rPr>
          <w:ins w:id="112" w:author="Alhaji Kallon" w:date="2026-04-16T19:25:00Z" w16du:dateUtc="2026-04-16T19:25:00Z"/>
          <w:lang w:val="en-US"/>
        </w:rPr>
      </w:pPr>
      <w:ins w:id="113" w:author="Alhaji Kallon" w:date="2026-04-16T19:25:00Z" w16du:dateUtc="2026-04-16T19:25:00Z">
        <w:r>
          <w:rPr>
            <w:lang w:val="en-US"/>
          </w:rPr>
          <w:t>See essence of responsible citizenry</w:t>
        </w:r>
      </w:ins>
    </w:p>
    <w:p w14:paraId="389FDBB8" w14:textId="14BC11FF" w:rsidR="0052011A" w:rsidRDefault="0052011A" w:rsidP="0052011A">
      <w:pPr>
        <w:pStyle w:val="ListParagraph"/>
        <w:numPr>
          <w:ilvl w:val="1"/>
          <w:numId w:val="2"/>
        </w:numPr>
        <w:rPr>
          <w:ins w:id="114" w:author="Alhaji Kallon" w:date="2026-04-16T19:26:00Z" w16du:dateUtc="2026-04-16T19:26:00Z"/>
          <w:lang w:val="en-US"/>
        </w:rPr>
      </w:pPr>
      <w:ins w:id="115" w:author="Alhaji Kallon" w:date="2026-04-16T19:25:00Z" w16du:dateUtc="2026-04-16T19:25:00Z">
        <w:r>
          <w:rPr>
            <w:lang w:val="en-US"/>
          </w:rPr>
          <w:t>Find solution hub near communit</w:t>
        </w:r>
      </w:ins>
      <w:ins w:id="116" w:author="Alhaji Kallon" w:date="2026-04-16T22:16:00Z" w16du:dateUtc="2026-04-16T22:16:00Z">
        <w:r w:rsidR="004E2577">
          <w:rPr>
            <w:lang w:val="en-US"/>
          </w:rPr>
          <w:t>ies</w:t>
        </w:r>
      </w:ins>
      <w:ins w:id="117" w:author="Alhaji Kallon" w:date="2026-04-16T19:25:00Z" w16du:dateUtc="2026-04-16T19:25:00Z">
        <w:r>
          <w:rPr>
            <w:lang w:val="en-US"/>
          </w:rPr>
          <w:t xml:space="preserve"> o</w:t>
        </w:r>
      </w:ins>
      <w:ins w:id="118" w:author="Alhaji Kallon" w:date="2026-04-16T19:26:00Z" w16du:dateUtc="2026-04-16T19:26:00Z">
        <w:r>
          <w:rPr>
            <w:lang w:val="en-US"/>
          </w:rPr>
          <w:t>r online</w:t>
        </w:r>
      </w:ins>
    </w:p>
    <w:p w14:paraId="7A9E6259" w14:textId="765C8687" w:rsidR="0052011A" w:rsidRDefault="0052011A" w:rsidP="0052011A">
      <w:pPr>
        <w:pStyle w:val="ListParagraph"/>
        <w:numPr>
          <w:ilvl w:val="0"/>
          <w:numId w:val="2"/>
        </w:numPr>
        <w:rPr>
          <w:ins w:id="119" w:author="Alhaji Kallon" w:date="2026-04-16T19:26:00Z" w16du:dateUtc="2026-04-16T19:26:00Z"/>
          <w:lang w:val="en-US"/>
        </w:rPr>
      </w:pPr>
      <w:ins w:id="120" w:author="Alhaji Kallon" w:date="2026-04-16T19:26:00Z" w16du:dateUtc="2026-04-16T19:26:00Z">
        <w:r>
          <w:rPr>
            <w:lang w:val="en-US"/>
          </w:rPr>
          <w:t>Engagement</w:t>
        </w:r>
      </w:ins>
    </w:p>
    <w:p w14:paraId="3F53457E" w14:textId="7A4650FA" w:rsidR="0052011A" w:rsidRDefault="0052011A" w:rsidP="0052011A">
      <w:pPr>
        <w:pStyle w:val="ListParagraph"/>
        <w:numPr>
          <w:ilvl w:val="1"/>
          <w:numId w:val="2"/>
        </w:numPr>
        <w:rPr>
          <w:ins w:id="121" w:author="Alhaji Kallon" w:date="2026-04-16T19:27:00Z" w16du:dateUtc="2026-04-16T19:27:00Z"/>
          <w:lang w:val="en-US"/>
        </w:rPr>
      </w:pPr>
      <w:ins w:id="122" w:author="Alhaji Kallon" w:date="2026-04-16T19:26:00Z" w16du:dateUtc="2026-04-16T19:26:00Z">
        <w:r>
          <w:rPr>
            <w:lang w:val="en-US"/>
          </w:rPr>
          <w:t>User finds problem and how urgent and important it i</w:t>
        </w:r>
      </w:ins>
      <w:ins w:id="123" w:author="Alhaji Kallon" w:date="2026-04-16T19:27:00Z" w16du:dateUtc="2026-04-16T19:27:00Z">
        <w:r>
          <w:rPr>
            <w:lang w:val="en-US"/>
          </w:rPr>
          <w:t>s</w:t>
        </w:r>
      </w:ins>
    </w:p>
    <w:p w14:paraId="35000B8A" w14:textId="4932CCA1" w:rsidR="0052011A" w:rsidRDefault="0052011A" w:rsidP="0052011A">
      <w:pPr>
        <w:pStyle w:val="ListParagraph"/>
        <w:numPr>
          <w:ilvl w:val="1"/>
          <w:numId w:val="2"/>
        </w:numPr>
        <w:rPr>
          <w:ins w:id="124" w:author="Alhaji Kallon" w:date="2026-04-16T19:27:00Z" w16du:dateUtc="2026-04-16T19:27:00Z"/>
          <w:lang w:val="en-US"/>
        </w:rPr>
      </w:pPr>
      <w:ins w:id="125" w:author="Alhaji Kallon" w:date="2026-04-16T19:27:00Z" w16du:dateUtc="2026-04-16T19:27:00Z">
        <w:r>
          <w:rPr>
            <w:lang w:val="en-US"/>
          </w:rPr>
          <w:t>User diagnose problem and share them</w:t>
        </w:r>
      </w:ins>
    </w:p>
    <w:p w14:paraId="4DA293BE" w14:textId="1A571700" w:rsidR="0052011A" w:rsidRDefault="0052011A" w:rsidP="0052011A">
      <w:pPr>
        <w:pStyle w:val="ListParagraph"/>
        <w:numPr>
          <w:ilvl w:val="1"/>
          <w:numId w:val="2"/>
        </w:numPr>
        <w:rPr>
          <w:ins w:id="126" w:author="Alhaji Kallon" w:date="2026-04-16T19:28:00Z" w16du:dateUtc="2026-04-16T19:28:00Z"/>
          <w:lang w:val="en-US"/>
        </w:rPr>
      </w:pPr>
      <w:ins w:id="127" w:author="Alhaji Kallon" w:date="2026-04-16T19:27:00Z" w16du:dateUtc="2026-04-16T19:27:00Z">
        <w:r>
          <w:rPr>
            <w:lang w:val="en-US"/>
          </w:rPr>
          <w:t>Then they reco</w:t>
        </w:r>
      </w:ins>
      <w:ins w:id="128" w:author="Alhaji Kallon" w:date="2026-04-16T19:28:00Z" w16du:dateUtc="2026-04-16T19:28:00Z">
        <w:r>
          <w:rPr>
            <w:lang w:val="en-US"/>
          </w:rPr>
          <w:t>mmend policy which is match with the system policy coherent template</w:t>
        </w:r>
      </w:ins>
    </w:p>
    <w:p w14:paraId="147F73AC" w14:textId="1FAF6085" w:rsidR="0052011A" w:rsidRDefault="0052011A" w:rsidP="0052011A">
      <w:pPr>
        <w:pStyle w:val="ListParagraph"/>
        <w:numPr>
          <w:ilvl w:val="1"/>
          <w:numId w:val="2"/>
        </w:numPr>
        <w:rPr>
          <w:ins w:id="129" w:author="Alhaji Kallon" w:date="2026-04-16T19:28:00Z" w16du:dateUtc="2026-04-16T19:28:00Z"/>
          <w:lang w:val="en-US"/>
        </w:rPr>
      </w:pPr>
      <w:ins w:id="130" w:author="Alhaji Kallon" w:date="2026-04-16T19:28:00Z" w16du:dateUtc="2026-04-16T19:28:00Z">
        <w:r>
          <w:rPr>
            <w:lang w:val="en-US"/>
          </w:rPr>
          <w:t>See how to pull or request resources for specific solution</w:t>
        </w:r>
      </w:ins>
    </w:p>
    <w:p w14:paraId="1C517628" w14:textId="706EF38E" w:rsidR="0052011A" w:rsidRDefault="0052011A" w:rsidP="0052011A">
      <w:pPr>
        <w:pStyle w:val="ListParagraph"/>
        <w:numPr>
          <w:ilvl w:val="1"/>
          <w:numId w:val="2"/>
        </w:numPr>
        <w:rPr>
          <w:ins w:id="131" w:author="Alhaji Kallon" w:date="2026-04-16T19:29:00Z" w16du:dateUtc="2026-04-16T19:29:00Z"/>
          <w:lang w:val="en-US"/>
        </w:rPr>
      </w:pPr>
      <w:ins w:id="132" w:author="Alhaji Kallon" w:date="2026-04-16T19:29:00Z" w16du:dateUtc="2026-04-16T19:29:00Z">
        <w:r>
          <w:rPr>
            <w:lang w:val="en-US"/>
          </w:rPr>
          <w:t>Connect them with our ambassadors and innovators for peer review</w:t>
        </w:r>
      </w:ins>
    </w:p>
    <w:p w14:paraId="34EEED58" w14:textId="3D90EDC8" w:rsidR="0052011A" w:rsidRDefault="0052011A" w:rsidP="0052011A">
      <w:pPr>
        <w:pStyle w:val="ListParagraph"/>
        <w:numPr>
          <w:ilvl w:val="0"/>
          <w:numId w:val="2"/>
        </w:numPr>
        <w:rPr>
          <w:ins w:id="133" w:author="Alhaji Kallon" w:date="2026-04-16T19:29:00Z" w16du:dateUtc="2026-04-16T19:29:00Z"/>
          <w:lang w:val="en-US"/>
        </w:rPr>
      </w:pPr>
      <w:ins w:id="134" w:author="Alhaji Kallon" w:date="2026-04-16T19:29:00Z" w16du:dateUtc="2026-04-16T19:29:00Z">
        <w:r>
          <w:rPr>
            <w:lang w:val="en-US"/>
          </w:rPr>
          <w:t>Action</w:t>
        </w:r>
      </w:ins>
    </w:p>
    <w:p w14:paraId="25436166" w14:textId="17E66A27" w:rsidR="0052011A" w:rsidRDefault="0052011A" w:rsidP="0052011A">
      <w:pPr>
        <w:pStyle w:val="ListParagraph"/>
        <w:numPr>
          <w:ilvl w:val="1"/>
          <w:numId w:val="2"/>
        </w:numPr>
        <w:rPr>
          <w:ins w:id="135" w:author="Alhaji Kallon" w:date="2026-04-16T19:30:00Z" w16du:dateUtc="2026-04-16T19:30:00Z"/>
          <w:lang w:val="en-US"/>
        </w:rPr>
      </w:pPr>
      <w:ins w:id="136" w:author="Alhaji Kallon" w:date="2026-04-16T19:29:00Z" w16du:dateUtc="2026-04-16T19:29:00Z">
        <w:r>
          <w:rPr>
            <w:lang w:val="en-US"/>
          </w:rPr>
          <w:t>Commi</w:t>
        </w:r>
      </w:ins>
      <w:ins w:id="137" w:author="Alhaji Kallon" w:date="2026-04-16T19:30:00Z" w16du:dateUtc="2026-04-16T19:30:00Z">
        <w:r>
          <w:rPr>
            <w:lang w:val="en-US"/>
          </w:rPr>
          <w:t>t their solution moving from architect to actions</w:t>
        </w:r>
      </w:ins>
    </w:p>
    <w:p w14:paraId="57C65155" w14:textId="191151C0" w:rsidR="0052011A" w:rsidRDefault="0052011A" w:rsidP="0052011A">
      <w:pPr>
        <w:pStyle w:val="ListParagraph"/>
        <w:numPr>
          <w:ilvl w:val="1"/>
          <w:numId w:val="2"/>
        </w:numPr>
        <w:rPr>
          <w:ins w:id="138" w:author="Alhaji Kallon" w:date="2026-04-16T19:30:00Z" w16du:dateUtc="2026-04-16T19:30:00Z"/>
          <w:lang w:val="en-US"/>
        </w:rPr>
      </w:pPr>
      <w:ins w:id="139" w:author="Alhaji Kallon" w:date="2026-04-16T19:30:00Z" w16du:dateUtc="2026-04-16T19:30:00Z">
        <w:r>
          <w:rPr>
            <w:lang w:val="en-US"/>
          </w:rPr>
          <w:t xml:space="preserve">See how visible </w:t>
        </w:r>
      </w:ins>
      <w:ins w:id="140" w:author="Alhaji Kallon" w:date="2026-04-16T19:32:00Z" w16du:dateUtc="2026-04-16T19:32:00Z">
        <w:r>
          <w:rPr>
            <w:lang w:val="en-US"/>
          </w:rPr>
          <w:t>their</w:t>
        </w:r>
      </w:ins>
      <w:ins w:id="141" w:author="Alhaji Kallon" w:date="2026-04-16T19:30:00Z" w16du:dateUtc="2026-04-16T19:30:00Z">
        <w:r>
          <w:rPr>
            <w:lang w:val="en-US"/>
          </w:rPr>
          <w:t xml:space="preserve"> action is in real time</w:t>
        </w:r>
      </w:ins>
    </w:p>
    <w:p w14:paraId="7F26AFDA" w14:textId="564F4E93" w:rsidR="0052011A" w:rsidRDefault="0052011A" w:rsidP="0052011A">
      <w:pPr>
        <w:pStyle w:val="ListParagraph"/>
        <w:numPr>
          <w:ilvl w:val="1"/>
          <w:numId w:val="2"/>
        </w:numPr>
        <w:rPr>
          <w:ins w:id="142" w:author="Alhaji Kallon" w:date="2026-04-16T19:31:00Z" w16du:dateUtc="2026-04-16T19:31:00Z"/>
          <w:lang w:val="en-US"/>
        </w:rPr>
      </w:pPr>
      <w:ins w:id="143" w:author="Alhaji Kallon" w:date="2026-04-16T19:31:00Z" w16du:dateUtc="2026-04-16T19:31:00Z">
        <w:r>
          <w:rPr>
            <w:lang w:val="en-US"/>
          </w:rPr>
          <w:t xml:space="preserve">Funds tracking to ensure transparency and accountability </w:t>
        </w:r>
      </w:ins>
    </w:p>
    <w:p w14:paraId="3A7D35DF" w14:textId="74EDBF79" w:rsidR="0052011A" w:rsidRDefault="0052011A" w:rsidP="0052011A">
      <w:pPr>
        <w:pStyle w:val="ListParagraph"/>
        <w:numPr>
          <w:ilvl w:val="1"/>
          <w:numId w:val="2"/>
        </w:numPr>
        <w:rPr>
          <w:ins w:id="144" w:author="Alhaji Kallon" w:date="2026-04-16T19:31:00Z" w16du:dateUtc="2026-04-16T19:31:00Z"/>
          <w:lang w:val="en-US"/>
        </w:rPr>
      </w:pPr>
      <w:ins w:id="145" w:author="Alhaji Kallon" w:date="2026-04-16T19:31:00Z" w16du:dateUtc="2026-04-16T19:31:00Z">
        <w:r>
          <w:rPr>
            <w:lang w:val="en-US"/>
          </w:rPr>
          <w:t xml:space="preserve">User invite friends </w:t>
        </w:r>
      </w:ins>
    </w:p>
    <w:p w14:paraId="231D8290" w14:textId="2DD8C054" w:rsidR="0052011A" w:rsidRPr="0052011A" w:rsidRDefault="0052011A" w:rsidP="0052011A">
      <w:pPr>
        <w:pStyle w:val="ListParagraph"/>
        <w:numPr>
          <w:ilvl w:val="1"/>
          <w:numId w:val="2"/>
        </w:numPr>
        <w:rPr>
          <w:ins w:id="146" w:author="Alhaji Kallon" w:date="2026-04-16T19:24:00Z" w16du:dateUtc="2026-04-16T19:24:00Z"/>
          <w:lang w:val="en-US"/>
        </w:rPr>
        <w:pPrChange w:id="147" w:author="Alhaji Kallon" w:date="2026-04-16T19:29:00Z" w16du:dateUtc="2026-04-16T19:29:00Z">
          <w:pPr/>
        </w:pPrChange>
      </w:pPr>
      <w:ins w:id="148" w:author="Alhaji Kallon" w:date="2026-04-16T19:31:00Z" w16du:dateUtc="2026-04-16T19:31:00Z">
        <w:r>
          <w:rPr>
            <w:lang w:val="en-US"/>
          </w:rPr>
          <w:t>Badge confirming</w:t>
        </w:r>
      </w:ins>
      <w:ins w:id="149" w:author="Alhaji Kallon" w:date="2026-04-16T19:32:00Z" w16du:dateUtc="2026-04-16T19:32:00Z">
        <w:r>
          <w:rPr>
            <w:lang w:val="en-US"/>
          </w:rPr>
          <w:t xml:space="preserve"> contribution to nation building</w:t>
        </w:r>
      </w:ins>
    </w:p>
    <w:p w14:paraId="33ACA364" w14:textId="65153E2D" w:rsidR="0041149B" w:rsidDel="00486B52" w:rsidRDefault="0041149B" w:rsidP="00486B52">
      <w:pPr>
        <w:rPr>
          <w:del w:id="150" w:author="Alhaji Kallon" w:date="2026-04-16T18:30:00Z" w16du:dateUtc="2026-04-16T18:30:00Z"/>
          <w:lang w:val="en-US"/>
        </w:rPr>
        <w:pPrChange w:id="151" w:author="Alhaji Kallon" w:date="2026-04-16T18:31:00Z" w16du:dateUtc="2026-04-16T18:31:00Z">
          <w:pPr/>
        </w:pPrChange>
      </w:pPr>
      <w:del w:id="152" w:author="Alhaji Kallon" w:date="2026-04-16T18:30:00Z" w16du:dateUtc="2026-04-16T18:30:00Z">
        <w:r w:rsidRPr="00486B52" w:rsidDel="00486B52">
          <w:rPr>
            <w:rStyle w:val="Heading2Char"/>
            <w:rPrChange w:id="153" w:author="Alhaji Kallon" w:date="2026-04-16T12:46:00Z" w16du:dateUtc="2026-04-16T12:46:00Z">
              <w:rPr>
                <w:lang w:val="en-US"/>
              </w:rPr>
            </w:rPrChange>
          </w:rPr>
          <w:delText>Why are we doing this? –</w:delText>
        </w:r>
        <w:r w:rsidDel="00486B52">
          <w:rPr>
            <w:lang w:val="en-US"/>
          </w:rPr>
          <w:delText xml:space="preserve"> sensitize youth and provide radical accessibility to information, understand</w:delText>
        </w:r>
      </w:del>
      <w:del w:id="154" w:author="Alhaji Kallon" w:date="2026-04-16T12:44:00Z" w16du:dateUtc="2026-04-16T12:44:00Z">
        <w:r w:rsidDel="00486B52">
          <w:rPr>
            <w:lang w:val="en-US"/>
          </w:rPr>
          <w:delText>ing</w:delText>
        </w:r>
      </w:del>
      <w:del w:id="155" w:author="Alhaji Kallon" w:date="2026-04-16T18:30:00Z" w16du:dateUtc="2026-04-16T18:30:00Z">
        <w:r w:rsidDel="00486B52">
          <w:rPr>
            <w:lang w:val="en-US"/>
          </w:rPr>
          <w:delText xml:space="preserve"> governance, state,</w:delText>
        </w:r>
      </w:del>
      <w:del w:id="156" w:author="Alhaji Kallon" w:date="2026-04-16T12:46:00Z" w16du:dateUtc="2026-04-16T12:46:00Z">
        <w:r w:rsidDel="00486B52">
          <w:rPr>
            <w:lang w:val="en-US"/>
          </w:rPr>
          <w:delText xml:space="preserve"> </w:delText>
        </w:r>
      </w:del>
      <w:del w:id="157" w:author="Alhaji Kallon" w:date="2026-04-16T12:45:00Z" w16du:dateUtc="2026-04-16T12:45:00Z">
        <w:r w:rsidDel="00486B52">
          <w:rPr>
            <w:lang w:val="en-US"/>
          </w:rPr>
          <w:delText>empowerment</w:delText>
        </w:r>
      </w:del>
      <w:del w:id="158" w:author="Alhaji Kallon" w:date="2026-04-16T18:30:00Z" w16du:dateUtc="2026-04-16T18:30:00Z">
        <w:r w:rsidDel="00486B52">
          <w:rPr>
            <w:lang w:val="en-US"/>
          </w:rPr>
          <w:delText xml:space="preserve"> and how to enter any industry to lead. Also creating an environment where youth can pull resources together to empower themselves.</w:delText>
        </w:r>
      </w:del>
    </w:p>
    <w:p w14:paraId="4F439A58" w14:textId="2C045D45" w:rsidR="0041149B" w:rsidDel="00486B52" w:rsidRDefault="00C866FD" w:rsidP="00486B52">
      <w:pPr>
        <w:rPr>
          <w:del w:id="159" w:author="Alhaji Kallon" w:date="2026-04-16T18:30:00Z" w16du:dateUtc="2026-04-16T18:30:00Z"/>
          <w:lang w:val="en-US"/>
        </w:rPr>
        <w:pPrChange w:id="160" w:author="Alhaji Kallon" w:date="2026-04-16T18:31:00Z" w16du:dateUtc="2026-04-16T18:31:00Z">
          <w:pPr/>
        </w:pPrChange>
      </w:pPr>
      <w:del w:id="161" w:author="Alhaji Kallon" w:date="2026-04-16T18:30:00Z" w16du:dateUtc="2026-04-16T18:30:00Z">
        <w:r w:rsidDel="00486B52">
          <w:rPr>
            <w:lang w:val="en-US"/>
          </w:rPr>
          <w:delText>Where do we want to be in the next six months?</w:delText>
        </w:r>
      </w:del>
    </w:p>
    <w:p w14:paraId="3572D751" w14:textId="3E7AE992" w:rsidR="00C866FD" w:rsidDel="00486B52" w:rsidRDefault="00C866FD" w:rsidP="00486B52">
      <w:pPr>
        <w:rPr>
          <w:del w:id="162" w:author="Alhaji Kallon" w:date="2026-04-16T18:30:00Z" w16du:dateUtc="2026-04-16T18:30:00Z"/>
          <w:lang w:val="en-US"/>
        </w:rPr>
        <w:pPrChange w:id="163" w:author="Alhaji Kallon" w:date="2026-04-16T18:31:00Z" w16du:dateUtc="2026-04-16T18:31:00Z">
          <w:pPr/>
        </w:pPrChange>
      </w:pPr>
      <w:del w:id="164" w:author="Alhaji Kallon" w:date="2026-04-16T18:30:00Z" w16du:dateUtc="2026-04-16T18:30:00Z">
        <w:r w:rsidDel="00486B52">
          <w:rPr>
            <w:lang w:val="en-US"/>
          </w:rPr>
          <w:delText>Reaching 1,000 youth nation wide with radical accessibility to information and having a foundational structure in place with 10 youth advocates, ambassadors and innovators.</w:delText>
        </w:r>
      </w:del>
    </w:p>
    <w:p w14:paraId="6BF698D5" w14:textId="4304DFDE" w:rsidR="00C866FD" w:rsidDel="00486B52" w:rsidRDefault="00C866FD" w:rsidP="00486B52">
      <w:pPr>
        <w:rPr>
          <w:del w:id="165" w:author="Alhaji Kallon" w:date="2026-04-16T18:30:00Z" w16du:dateUtc="2026-04-16T18:30:00Z"/>
          <w:lang w:val="en-US"/>
        </w:rPr>
        <w:pPrChange w:id="166" w:author="Alhaji Kallon" w:date="2026-04-16T18:31:00Z" w16du:dateUtc="2026-04-16T18:31:00Z">
          <w:pPr/>
        </w:pPrChange>
      </w:pPr>
      <w:del w:id="167" w:author="Alhaji Kallon" w:date="2026-04-16T18:30:00Z" w16du:dateUtc="2026-04-16T18:30:00Z">
        <w:r w:rsidDel="00486B52">
          <w:rPr>
            <w:lang w:val="en-US"/>
          </w:rPr>
          <w:delText>How Could we fail?</w:delText>
        </w:r>
      </w:del>
    </w:p>
    <w:p w14:paraId="24A20310" w14:textId="16BE4E3C" w:rsidR="00C866FD" w:rsidDel="00486B52" w:rsidRDefault="00C866FD" w:rsidP="00486B52">
      <w:pPr>
        <w:rPr>
          <w:del w:id="168" w:author="Alhaji Kallon" w:date="2026-04-16T18:30:00Z" w16du:dateUtc="2026-04-16T18:30:00Z"/>
          <w:lang w:val="en-US"/>
        </w:rPr>
        <w:pPrChange w:id="169" w:author="Alhaji Kallon" w:date="2026-04-16T18:31:00Z" w16du:dateUtc="2026-04-16T18:31:00Z">
          <w:pPr/>
        </w:pPrChange>
      </w:pPr>
      <w:del w:id="170" w:author="Alhaji Kallon" w:date="2026-04-16T18:30:00Z" w16du:dateUtc="2026-04-16T18:30:00Z">
        <w:r w:rsidDel="00486B52">
          <w:rPr>
            <w:lang w:val="en-US"/>
          </w:rPr>
          <w:delText xml:space="preserve">When decisions are made solely at the top or left to subunit where there will be inconsistency from unit to unit which will create an inefficiency. We could fail with poor or no strategy. When there is lack of coherency between policies, actions, objectives we </w:delText>
        </w:r>
      </w:del>
      <w:del w:id="171" w:author="Alhaji Kallon" w:date="2026-04-16T12:23:00Z" w16du:dateUtc="2026-04-16T12:23:00Z">
        <w:r w:rsidDel="00486B52">
          <w:rPr>
            <w:lang w:val="en-US"/>
          </w:rPr>
          <w:delText xml:space="preserve">might </w:delText>
        </w:r>
      </w:del>
      <w:del w:id="172" w:author="Alhaji Kallon" w:date="2026-04-16T18:30:00Z" w16du:dateUtc="2026-04-16T18:30:00Z">
        <w:r w:rsidDel="00486B52">
          <w:rPr>
            <w:lang w:val="en-US"/>
          </w:rPr>
          <w:delText>fail. When we fail to generate funds for projects or misdirect funds to certain projects.</w:delText>
        </w:r>
      </w:del>
    </w:p>
    <w:p w14:paraId="27C5E4F7" w14:textId="1DCC0434" w:rsidR="00C866FD" w:rsidDel="00486B52" w:rsidRDefault="00C866FD" w:rsidP="00486B52">
      <w:pPr>
        <w:rPr>
          <w:del w:id="173" w:author="Alhaji Kallon" w:date="2026-04-16T18:30:00Z" w16du:dateUtc="2026-04-16T18:30:00Z"/>
          <w:lang w:val="en-US"/>
        </w:rPr>
        <w:pPrChange w:id="174" w:author="Alhaji Kallon" w:date="2026-04-16T18:31:00Z" w16du:dateUtc="2026-04-16T18:31:00Z">
          <w:pPr>
            <w:pStyle w:val="Heading2"/>
          </w:pPr>
        </w:pPrChange>
      </w:pPr>
      <w:del w:id="175" w:author="Alhaji Kallon" w:date="2026-04-16T18:30:00Z" w16du:dateUtc="2026-04-16T18:30:00Z">
        <w:r w:rsidDel="00486B52">
          <w:rPr>
            <w:lang w:val="en-US"/>
          </w:rPr>
          <w:delText>How Might We?</w:delText>
        </w:r>
      </w:del>
    </w:p>
    <w:p w14:paraId="6358F121" w14:textId="36C9FF68" w:rsidR="00C866FD" w:rsidDel="00137D01" w:rsidRDefault="00C866FD" w:rsidP="00486B52">
      <w:pPr>
        <w:rPr>
          <w:del w:id="176" w:author="Alhaji Kallon" w:date="2026-04-14T20:21:00Z" w16du:dateUtc="2026-04-14T20:21:00Z"/>
          <w:lang w:val="en-US"/>
        </w:rPr>
        <w:pPrChange w:id="177" w:author="Alhaji Kallon" w:date="2026-04-16T18:31:00Z" w16du:dateUtc="2026-04-16T18:31:00Z">
          <w:pPr/>
        </w:pPrChange>
      </w:pPr>
      <w:del w:id="178" w:author="Alhaji Kallon" w:date="2026-04-14T20:21:00Z" w16du:dateUtc="2026-04-14T20:21:00Z">
        <w:r w:rsidDel="00137D01">
          <w:rPr>
            <w:lang w:val="en-US"/>
          </w:rPr>
          <w:delText>Can radical accessibility to information be efficient to combat misinformation, violence</w:delText>
        </w:r>
        <w:r w:rsidR="005B6C15" w:rsidDel="00137D01">
          <w:rPr>
            <w:lang w:val="en-US"/>
          </w:rPr>
          <w:delText>, unproductiveness amongst youth?</w:delText>
        </w:r>
      </w:del>
    </w:p>
    <w:p w14:paraId="05C8AD22" w14:textId="36D46414" w:rsidR="005B6C15" w:rsidDel="00137D01" w:rsidRDefault="005B6C15" w:rsidP="00486B52">
      <w:pPr>
        <w:rPr>
          <w:del w:id="179" w:author="Alhaji Kallon" w:date="2026-04-14T20:21:00Z" w16du:dateUtc="2026-04-14T20:21:00Z"/>
          <w:lang w:val="en-US"/>
        </w:rPr>
        <w:pPrChange w:id="180" w:author="Alhaji Kallon" w:date="2026-04-16T18:31:00Z" w16du:dateUtc="2026-04-16T18:31:00Z">
          <w:pPr/>
        </w:pPrChange>
      </w:pPr>
      <w:del w:id="181" w:author="Alhaji Kallon" w:date="2026-04-14T20:21:00Z" w16du:dateUtc="2026-04-14T20:21:00Z">
        <w:r w:rsidDel="00137D01">
          <w:rPr>
            <w:lang w:val="en-US"/>
          </w:rPr>
          <w:delText>Can open education help this decision? How efficient will op-ed be towards this mission?</w:delText>
        </w:r>
      </w:del>
    </w:p>
    <w:p w14:paraId="04B383D9" w14:textId="7E3CBC95" w:rsidR="005B6C15" w:rsidDel="00137D01" w:rsidRDefault="005B6C15" w:rsidP="00486B52">
      <w:pPr>
        <w:rPr>
          <w:del w:id="182" w:author="Alhaji Kallon" w:date="2026-04-14T20:21:00Z" w16du:dateUtc="2026-04-14T20:21:00Z"/>
          <w:lang w:val="en-US"/>
        </w:rPr>
        <w:pPrChange w:id="183" w:author="Alhaji Kallon" w:date="2026-04-16T18:31:00Z" w16du:dateUtc="2026-04-16T18:31:00Z">
          <w:pPr/>
        </w:pPrChange>
      </w:pPr>
      <w:del w:id="184" w:author="Alhaji Kallon" w:date="2026-04-14T20:21:00Z" w16du:dateUtc="2026-04-14T20:21:00Z">
        <w:r w:rsidDel="00137D01">
          <w:rPr>
            <w:lang w:val="en-US"/>
          </w:rPr>
          <w:delText>How can this mission be resilient towards failure? Why?</w:delText>
        </w:r>
      </w:del>
    </w:p>
    <w:p w14:paraId="69E78BAA" w14:textId="14261F83" w:rsidR="005B6C15" w:rsidDel="00137D01" w:rsidRDefault="005B6C15" w:rsidP="00486B52">
      <w:pPr>
        <w:rPr>
          <w:del w:id="185" w:author="Alhaji Kallon" w:date="2026-04-14T20:21:00Z" w16du:dateUtc="2026-04-14T20:21:00Z"/>
          <w:lang w:val="en-US"/>
        </w:rPr>
        <w:pPrChange w:id="186" w:author="Alhaji Kallon" w:date="2026-04-16T18:31:00Z" w16du:dateUtc="2026-04-16T18:31:00Z">
          <w:pPr/>
        </w:pPrChange>
      </w:pPr>
      <w:del w:id="187" w:author="Alhaji Kallon" w:date="2026-04-14T20:21:00Z" w16du:dateUtc="2026-04-14T20:21:00Z">
        <w:r w:rsidDel="00137D01">
          <w:rPr>
            <w:lang w:val="en-US"/>
          </w:rPr>
          <w:delText>How are we going to make it findable for our targets?</w:delText>
        </w:r>
      </w:del>
    </w:p>
    <w:p w14:paraId="0F3D62AD" w14:textId="77777777" w:rsidR="005B6C15" w:rsidDel="00137D01" w:rsidRDefault="005B6C15" w:rsidP="00486B52">
      <w:pPr>
        <w:rPr>
          <w:del w:id="188" w:author="Alhaji Kallon" w:date="2026-04-14T20:22:00Z" w16du:dateUtc="2026-04-14T20:22:00Z"/>
          <w:lang w:val="en-US"/>
        </w:rPr>
        <w:pPrChange w:id="189" w:author="Alhaji Kallon" w:date="2026-04-16T18:31:00Z" w16du:dateUtc="2026-04-16T18:31:00Z">
          <w:pPr>
            <w:pStyle w:val="Heading2"/>
          </w:pPr>
        </w:pPrChange>
      </w:pPr>
    </w:p>
    <w:p w14:paraId="198A3E0B" w14:textId="7E57FB50" w:rsidR="005B6C15" w:rsidDel="00486B52" w:rsidRDefault="005B6C15" w:rsidP="00486B52">
      <w:pPr>
        <w:rPr>
          <w:del w:id="190" w:author="Alhaji Kallon" w:date="2026-04-16T18:30:00Z" w16du:dateUtc="2026-04-16T18:30:00Z"/>
          <w:lang w:val="en-US"/>
        </w:rPr>
        <w:pPrChange w:id="191" w:author="Alhaji Kallon" w:date="2026-04-16T18:31:00Z" w16du:dateUtc="2026-04-16T18:31:00Z">
          <w:pPr>
            <w:pStyle w:val="Heading2"/>
          </w:pPr>
        </w:pPrChange>
      </w:pPr>
      <w:del w:id="192" w:author="Alhaji Kallon" w:date="2026-04-16T18:30:00Z" w16du:dateUtc="2026-04-16T18:30:00Z">
        <w:r w:rsidDel="00486B52">
          <w:rPr>
            <w:lang w:val="en-US"/>
          </w:rPr>
          <w:delText>Targets:</w:delText>
        </w:r>
      </w:del>
    </w:p>
    <w:p w14:paraId="3DD8AD97" w14:textId="1B1FFAFD" w:rsidR="00486B52" w:rsidRPr="00486B52" w:rsidRDefault="005B6C15" w:rsidP="00486B52">
      <w:pPr>
        <w:rPr>
          <w:lang w:val="en-US"/>
        </w:rPr>
      </w:pPr>
      <w:del w:id="193" w:author="Alhaji Kallon" w:date="2026-04-16T18:30:00Z" w16du:dateUtc="2026-04-16T18:30:00Z">
        <w:r w:rsidDel="00486B52">
          <w:rPr>
            <w:lang w:val="en-US"/>
          </w:rPr>
          <w:delText>15-25 providing environment for radical accessibility of information on Governance, Empowerment, and Youth entering industries to succeed.</w:delText>
        </w:r>
      </w:del>
    </w:p>
    <w:sectPr w:rsidR="00486B52" w:rsidRPr="00486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3A81"/>
    <w:multiLevelType w:val="hybridMultilevel"/>
    <w:tmpl w:val="2EE222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DB8056F"/>
    <w:multiLevelType w:val="hybridMultilevel"/>
    <w:tmpl w:val="21AE5862"/>
    <w:lvl w:ilvl="0" w:tplc="C768912E">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339045825">
    <w:abstractNumId w:val="0"/>
  </w:num>
  <w:num w:numId="2" w16cid:durableId="15448275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haji Kallon">
    <w15:presenceInfo w15:providerId="Windows Live" w15:userId="3a861a1296f1c0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49B"/>
    <w:rsid w:val="00137D01"/>
    <w:rsid w:val="001B2BE5"/>
    <w:rsid w:val="0041149B"/>
    <w:rsid w:val="00486B52"/>
    <w:rsid w:val="004E2577"/>
    <w:rsid w:val="0052011A"/>
    <w:rsid w:val="005B6C15"/>
    <w:rsid w:val="0062720B"/>
    <w:rsid w:val="00C837C1"/>
    <w:rsid w:val="00C86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CDC68"/>
  <w15:chartTrackingRefBased/>
  <w15:docId w15:val="{145AC9E7-A74D-4751-8B86-7C1CB42D1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1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14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14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14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1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4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14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14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14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14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1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49B"/>
    <w:rPr>
      <w:rFonts w:eastAsiaTheme="majorEastAsia" w:cstheme="majorBidi"/>
      <w:color w:val="272727" w:themeColor="text1" w:themeTint="D8"/>
    </w:rPr>
  </w:style>
  <w:style w:type="paragraph" w:styleId="Title">
    <w:name w:val="Title"/>
    <w:basedOn w:val="Normal"/>
    <w:next w:val="Normal"/>
    <w:link w:val="TitleChar"/>
    <w:uiPriority w:val="10"/>
    <w:qFormat/>
    <w:rsid w:val="00411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49B"/>
    <w:pPr>
      <w:spacing w:before="160"/>
      <w:jc w:val="center"/>
    </w:pPr>
    <w:rPr>
      <w:i/>
      <w:iCs/>
      <w:color w:val="404040" w:themeColor="text1" w:themeTint="BF"/>
    </w:rPr>
  </w:style>
  <w:style w:type="character" w:customStyle="1" w:styleId="QuoteChar">
    <w:name w:val="Quote Char"/>
    <w:basedOn w:val="DefaultParagraphFont"/>
    <w:link w:val="Quote"/>
    <w:uiPriority w:val="29"/>
    <w:rsid w:val="0041149B"/>
    <w:rPr>
      <w:i/>
      <w:iCs/>
      <w:color w:val="404040" w:themeColor="text1" w:themeTint="BF"/>
    </w:rPr>
  </w:style>
  <w:style w:type="paragraph" w:styleId="ListParagraph">
    <w:name w:val="List Paragraph"/>
    <w:basedOn w:val="Normal"/>
    <w:uiPriority w:val="34"/>
    <w:qFormat/>
    <w:rsid w:val="0041149B"/>
    <w:pPr>
      <w:ind w:left="720"/>
      <w:contextualSpacing/>
    </w:pPr>
  </w:style>
  <w:style w:type="character" w:styleId="IntenseEmphasis">
    <w:name w:val="Intense Emphasis"/>
    <w:basedOn w:val="DefaultParagraphFont"/>
    <w:uiPriority w:val="21"/>
    <w:qFormat/>
    <w:rsid w:val="0041149B"/>
    <w:rPr>
      <w:i/>
      <w:iCs/>
      <w:color w:val="2F5496" w:themeColor="accent1" w:themeShade="BF"/>
    </w:rPr>
  </w:style>
  <w:style w:type="paragraph" w:styleId="IntenseQuote">
    <w:name w:val="Intense Quote"/>
    <w:basedOn w:val="Normal"/>
    <w:next w:val="Normal"/>
    <w:link w:val="IntenseQuoteChar"/>
    <w:uiPriority w:val="30"/>
    <w:qFormat/>
    <w:rsid w:val="00411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149B"/>
    <w:rPr>
      <w:i/>
      <w:iCs/>
      <w:color w:val="2F5496" w:themeColor="accent1" w:themeShade="BF"/>
    </w:rPr>
  </w:style>
  <w:style w:type="character" w:styleId="IntenseReference">
    <w:name w:val="Intense Reference"/>
    <w:basedOn w:val="DefaultParagraphFont"/>
    <w:uiPriority w:val="32"/>
    <w:qFormat/>
    <w:rsid w:val="0041149B"/>
    <w:rPr>
      <w:b/>
      <w:bCs/>
      <w:smallCaps/>
      <w:color w:val="2F5496" w:themeColor="accent1" w:themeShade="BF"/>
      <w:spacing w:val="5"/>
    </w:rPr>
  </w:style>
  <w:style w:type="paragraph" w:styleId="Revision">
    <w:name w:val="Revision"/>
    <w:hidden/>
    <w:uiPriority w:val="99"/>
    <w:semiHidden/>
    <w:rsid w:val="00137D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2</Pages>
  <Words>634</Words>
  <Characters>3618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Alhaji Kallon</dc:creator>
  <cp:keywords/>
  <dc:description/>
  <cp:lastModifiedBy>Alhaji Kallon</cp:lastModifiedBy>
  <cp:revision>3</cp:revision>
  <dcterms:created xsi:type="dcterms:W3CDTF">2026-04-14T19:36:00Z</dcterms:created>
  <dcterms:modified xsi:type="dcterms:W3CDTF">2026-04-16T22:19:00Z</dcterms:modified>
</cp:coreProperties>
</file>